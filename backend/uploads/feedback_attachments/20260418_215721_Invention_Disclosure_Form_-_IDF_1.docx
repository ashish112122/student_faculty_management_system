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8245" w14:textId="77777777" w:rsidR="00F63DDB" w:rsidRPr="00BD6D65" w:rsidRDefault="00F63DDB" w:rsidP="00F63DDB">
      <w:pPr>
        <w:pStyle w:val="Heading1"/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>INVENTION DISCLOSURE FORM (IDF)</w:t>
      </w:r>
    </w:p>
    <w:p w14:paraId="1CB25661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01"/>
        <w:gridCol w:w="1701"/>
      </w:tblGrid>
      <w:tr w:rsidR="00F63DDB" w:rsidRPr="00BD6D65" w14:paraId="3EB8BA93" w14:textId="77777777" w:rsidTr="0070276A">
        <w:tc>
          <w:tcPr>
            <w:tcW w:w="1101" w:type="dxa"/>
            <w:tcBorders>
              <w:bottom w:val="single" w:sz="4" w:space="0" w:color="auto"/>
            </w:tcBorders>
            <w:shd w:val="pct25" w:color="auto" w:fill="auto"/>
          </w:tcPr>
          <w:p w14:paraId="00A87B64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KCO Ref</w:t>
            </w:r>
          </w:p>
        </w:tc>
        <w:tc>
          <w:tcPr>
            <w:tcW w:w="1701" w:type="dxa"/>
          </w:tcPr>
          <w:p w14:paraId="5A926EFD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8544" w:tblpY="21"/>
        <w:tblOverlap w:val="never"/>
        <w:tblW w:w="0" w:type="auto"/>
        <w:tblLook w:val="04A0" w:firstRow="1" w:lastRow="0" w:firstColumn="1" w:lastColumn="0" w:noHBand="0" w:noVBand="1"/>
      </w:tblPr>
      <w:tblGrid>
        <w:gridCol w:w="1101"/>
        <w:gridCol w:w="1701"/>
      </w:tblGrid>
      <w:tr w:rsidR="00F63DDB" w:rsidRPr="00BD6D65" w14:paraId="068397DB" w14:textId="77777777" w:rsidTr="00F07564">
        <w:tc>
          <w:tcPr>
            <w:tcW w:w="1101" w:type="dxa"/>
            <w:shd w:val="pct25" w:color="auto" w:fill="auto"/>
          </w:tcPr>
          <w:p w14:paraId="4FDA7676" w14:textId="77777777" w:rsidR="00F63DDB" w:rsidRPr="00BD6D65" w:rsidRDefault="00F63DDB" w:rsidP="00F07564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Your Ref</w:t>
            </w:r>
          </w:p>
        </w:tc>
        <w:tc>
          <w:tcPr>
            <w:tcW w:w="1701" w:type="dxa"/>
          </w:tcPr>
          <w:p w14:paraId="0AFF7DA3" w14:textId="77777777" w:rsidR="00F63DDB" w:rsidRPr="00BD6D65" w:rsidRDefault="00F63DDB" w:rsidP="00F07564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1656489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</w:t>
      </w:r>
      <w:r w:rsidRPr="00BD6D65">
        <w:rPr>
          <w:rFonts w:asciiTheme="minorHAnsi" w:hAnsiTheme="minorHAnsi" w:cstheme="minorHAnsi"/>
          <w:sz w:val="22"/>
          <w:szCs w:val="22"/>
        </w:rPr>
        <w:br w:type="textWrapping" w:clear="all"/>
      </w:r>
    </w:p>
    <w:p w14:paraId="29CE832F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28B6A61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>Applicant Particulars</w:t>
      </w: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261"/>
        <w:gridCol w:w="6804"/>
      </w:tblGrid>
      <w:tr w:rsidR="00F63DDB" w:rsidRPr="00BD6D65" w14:paraId="410C15E0" w14:textId="77777777" w:rsidTr="0070276A">
        <w:tc>
          <w:tcPr>
            <w:tcW w:w="3261" w:type="dxa"/>
            <w:shd w:val="pct25" w:color="auto" w:fill="auto"/>
          </w:tcPr>
          <w:p w14:paraId="697CFB71" w14:textId="77777777" w:rsidR="00F63DDB" w:rsidRPr="00BD6D65" w:rsidRDefault="00F63DDB" w:rsidP="0070276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No. of Applicants</w:t>
            </w:r>
          </w:p>
        </w:tc>
        <w:tc>
          <w:tcPr>
            <w:tcW w:w="6804" w:type="dxa"/>
          </w:tcPr>
          <w:p w14:paraId="7AC70B5E" w14:textId="77777777" w:rsidR="00F63DDB" w:rsidRPr="00BD6D65" w:rsidRDefault="00F63DDB" w:rsidP="007027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B00E77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056" w:type="dxa"/>
        <w:tblInd w:w="-318" w:type="dxa"/>
        <w:tblLook w:val="04A0" w:firstRow="1" w:lastRow="0" w:firstColumn="1" w:lastColumn="0" w:noHBand="0" w:noVBand="1"/>
      </w:tblPr>
      <w:tblGrid>
        <w:gridCol w:w="1927"/>
        <w:gridCol w:w="2549"/>
        <w:gridCol w:w="2880"/>
        <w:gridCol w:w="2700"/>
      </w:tblGrid>
      <w:tr w:rsidR="00C452CF" w:rsidRPr="00BD6D65" w14:paraId="745C27C6" w14:textId="77777777" w:rsidTr="00754ADA">
        <w:tc>
          <w:tcPr>
            <w:tcW w:w="10056" w:type="dxa"/>
            <w:gridSpan w:val="4"/>
            <w:shd w:val="pct25" w:color="auto" w:fill="auto"/>
          </w:tcPr>
          <w:p w14:paraId="0827A7C7" w14:textId="77777777" w:rsidR="00C452CF" w:rsidRPr="00BD6D65" w:rsidRDefault="00C452CF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Applicant type</w:t>
            </w:r>
          </w:p>
        </w:tc>
      </w:tr>
      <w:tr w:rsidR="00C452CF" w:rsidRPr="00BD6D65" w14:paraId="18B3E9CC" w14:textId="77777777" w:rsidTr="00C452CF">
        <w:tc>
          <w:tcPr>
            <w:tcW w:w="1927" w:type="dxa"/>
          </w:tcPr>
          <w:p w14:paraId="0E6ED6C3" w14:textId="77777777" w:rsidR="00C452CF" w:rsidRPr="00BD6D65" w:rsidRDefault="00C452CF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Individual</w:t>
            </w:r>
          </w:p>
        </w:tc>
        <w:tc>
          <w:tcPr>
            <w:tcW w:w="2549" w:type="dxa"/>
          </w:tcPr>
          <w:p w14:paraId="4D31A5AB" w14:textId="77777777" w:rsidR="00C452CF" w:rsidRPr="00BD6D65" w:rsidRDefault="00C452CF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Start up</w:t>
            </w:r>
          </w:p>
          <w:p w14:paraId="04AD7F1F" w14:textId="77777777" w:rsidR="00C452CF" w:rsidRPr="00BD6D65" w:rsidRDefault="00C452CF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(Refer last page)</w:t>
            </w:r>
          </w:p>
        </w:tc>
        <w:tc>
          <w:tcPr>
            <w:tcW w:w="2880" w:type="dxa"/>
          </w:tcPr>
          <w:p w14:paraId="0EF26E41" w14:textId="77777777" w:rsidR="00C452CF" w:rsidRPr="00BD6D65" w:rsidRDefault="00C452CF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Small entity</w:t>
            </w:r>
          </w:p>
          <w:p w14:paraId="057C6A9D" w14:textId="77777777" w:rsidR="00C452CF" w:rsidRPr="00BD6D65" w:rsidRDefault="00C452CF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(Refer last page)</w:t>
            </w:r>
          </w:p>
        </w:tc>
        <w:tc>
          <w:tcPr>
            <w:tcW w:w="2700" w:type="dxa"/>
          </w:tcPr>
          <w:p w14:paraId="1112C8F4" w14:textId="77777777" w:rsidR="00C452CF" w:rsidRPr="00BD6D65" w:rsidRDefault="00C452CF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Other than individual/</w:t>
            </w:r>
            <w:r w:rsidRPr="00BD6D65">
              <w:rPr>
                <w:rFonts w:asciiTheme="minorHAnsi" w:hAnsiTheme="minorHAnsi" w:cstheme="minorHAnsi"/>
                <w:sz w:val="22"/>
                <w:szCs w:val="22"/>
              </w:rPr>
              <w:br/>
              <w:t>small entity</w:t>
            </w:r>
          </w:p>
        </w:tc>
      </w:tr>
      <w:tr w:rsidR="00C452CF" w:rsidRPr="00BD6D65" w14:paraId="33585A8D" w14:textId="77777777" w:rsidTr="00C452CF">
        <w:tc>
          <w:tcPr>
            <w:tcW w:w="1927" w:type="dxa"/>
          </w:tcPr>
          <w:p w14:paraId="491CF094" w14:textId="77777777" w:rsidR="00C452CF" w:rsidRPr="00BD6D65" w:rsidRDefault="00C452CF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549" w:type="dxa"/>
          </w:tcPr>
          <w:p w14:paraId="764643D1" w14:textId="77777777" w:rsidR="00C452CF" w:rsidRPr="00BD6D65" w:rsidRDefault="00C452CF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880" w:type="dxa"/>
          </w:tcPr>
          <w:p w14:paraId="00A491E8" w14:textId="77777777" w:rsidR="00C452CF" w:rsidRPr="00BD6D65" w:rsidRDefault="00C452CF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700" w:type="dxa"/>
          </w:tcPr>
          <w:p w14:paraId="447E10D3" w14:textId="77777777" w:rsidR="00C452CF" w:rsidRPr="00BD6D65" w:rsidRDefault="00C452CF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</w:tbl>
    <w:p w14:paraId="5F96A7BD" w14:textId="77777777" w:rsidR="00F63DDB" w:rsidRPr="00BD6D65" w:rsidRDefault="001C4044" w:rsidP="00F63DDB">
      <w:pPr>
        <w:spacing w:line="360" w:lineRule="auto"/>
        <w:jc w:val="both"/>
        <w:rPr>
          <w:rFonts w:asciiTheme="minorHAnsi" w:hAnsiTheme="minorHAnsi" w:cstheme="minorHAnsi"/>
          <w:color w:val="4F81BD" w:themeColor="accent1"/>
          <w:sz w:val="22"/>
          <w:szCs w:val="22"/>
        </w:rPr>
      </w:pPr>
      <w:r w:rsidRPr="00BD6D65">
        <w:rPr>
          <w:rFonts w:asciiTheme="minorHAnsi" w:hAnsiTheme="minorHAnsi" w:cstheme="minorHAnsi"/>
          <w:color w:val="4F81BD" w:themeColor="accent1"/>
          <w:sz w:val="22"/>
          <w:szCs w:val="22"/>
        </w:rPr>
        <w:t>Please indicate type of Applicant by ticking in the relevant category.</w:t>
      </w:r>
    </w:p>
    <w:p w14:paraId="31ADF9AB" w14:textId="77777777" w:rsidR="001C4044" w:rsidRPr="00BD6D65" w:rsidRDefault="001C4044" w:rsidP="00F63DD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2269"/>
        <w:gridCol w:w="1276"/>
        <w:gridCol w:w="2126"/>
        <w:gridCol w:w="2268"/>
        <w:gridCol w:w="2126"/>
      </w:tblGrid>
      <w:tr w:rsidR="00F63DDB" w:rsidRPr="00BD6D65" w14:paraId="7AA7AA61" w14:textId="77777777" w:rsidTr="00AE02FA">
        <w:tc>
          <w:tcPr>
            <w:tcW w:w="2269" w:type="dxa"/>
            <w:shd w:val="pct25" w:color="auto" w:fill="auto"/>
          </w:tcPr>
          <w:p w14:paraId="7A4FE032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Name of Applicant (s)</w:t>
            </w:r>
          </w:p>
        </w:tc>
        <w:tc>
          <w:tcPr>
            <w:tcW w:w="1276" w:type="dxa"/>
            <w:shd w:val="pct25" w:color="auto" w:fill="auto"/>
          </w:tcPr>
          <w:p w14:paraId="6558DE84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Nationality</w:t>
            </w:r>
          </w:p>
        </w:tc>
        <w:tc>
          <w:tcPr>
            <w:tcW w:w="2126" w:type="dxa"/>
            <w:shd w:val="pct25" w:color="auto" w:fill="auto"/>
          </w:tcPr>
          <w:p w14:paraId="1D5D4DA4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Address</w:t>
            </w:r>
          </w:p>
        </w:tc>
        <w:tc>
          <w:tcPr>
            <w:tcW w:w="2268" w:type="dxa"/>
            <w:shd w:val="pct25" w:color="auto" w:fill="auto"/>
          </w:tcPr>
          <w:p w14:paraId="1F783E55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Email</w:t>
            </w:r>
          </w:p>
        </w:tc>
        <w:tc>
          <w:tcPr>
            <w:tcW w:w="2126" w:type="dxa"/>
            <w:shd w:val="pct25" w:color="auto" w:fill="auto"/>
          </w:tcPr>
          <w:p w14:paraId="62FC0DBB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Contact No</w:t>
            </w:r>
          </w:p>
        </w:tc>
      </w:tr>
      <w:tr w:rsidR="00F63DDB" w:rsidRPr="00BD6D65" w14:paraId="7BDD0F3F" w14:textId="77777777" w:rsidTr="00AE02FA">
        <w:tc>
          <w:tcPr>
            <w:tcW w:w="2269" w:type="dxa"/>
          </w:tcPr>
          <w:p w14:paraId="0D403737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392E2B6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51066F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14BCFF3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14758787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F63DDB" w:rsidRPr="00BD6D65" w14:paraId="5ABE2306" w14:textId="77777777" w:rsidTr="00AE02FA">
        <w:tc>
          <w:tcPr>
            <w:tcW w:w="2269" w:type="dxa"/>
          </w:tcPr>
          <w:p w14:paraId="6A9ECF7B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698A9B97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057FDE01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574804B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16A6C01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F63DDB" w:rsidRPr="00BD6D65" w14:paraId="451BD54C" w14:textId="77777777" w:rsidTr="00AE02FA">
        <w:tc>
          <w:tcPr>
            <w:tcW w:w="2269" w:type="dxa"/>
          </w:tcPr>
          <w:p w14:paraId="4B529404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3A053A71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759FC47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D41B52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2CD010A8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F63DDB" w:rsidRPr="00BD6D65" w14:paraId="474770C7" w14:textId="77777777" w:rsidTr="00AE02FA">
        <w:tc>
          <w:tcPr>
            <w:tcW w:w="2269" w:type="dxa"/>
          </w:tcPr>
          <w:p w14:paraId="57D29D66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5ED3542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82111B3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67B0C901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041C286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</w:tbl>
    <w:p w14:paraId="1ABE6F51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6C134EB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D17E195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>Inventors Particulars</w:t>
      </w: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261"/>
        <w:gridCol w:w="6804"/>
      </w:tblGrid>
      <w:tr w:rsidR="00F63DDB" w:rsidRPr="00BD6D65" w14:paraId="129F2088" w14:textId="77777777" w:rsidTr="0070276A">
        <w:tc>
          <w:tcPr>
            <w:tcW w:w="3261" w:type="dxa"/>
            <w:shd w:val="pct25" w:color="auto" w:fill="auto"/>
          </w:tcPr>
          <w:p w14:paraId="6835CC2C" w14:textId="77777777" w:rsidR="00F63DDB" w:rsidRPr="00BD6D65" w:rsidRDefault="00F63DDB" w:rsidP="0070276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No. of Inventors</w:t>
            </w:r>
          </w:p>
        </w:tc>
        <w:tc>
          <w:tcPr>
            <w:tcW w:w="6804" w:type="dxa"/>
          </w:tcPr>
          <w:p w14:paraId="72E692EA" w14:textId="77777777" w:rsidR="00F63DDB" w:rsidRPr="00BD6D65" w:rsidRDefault="00EE436E" w:rsidP="00EE436E">
            <w:pPr>
              <w:tabs>
                <w:tab w:val="left" w:pos="527"/>
              </w:tabs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</w:tc>
      </w:tr>
    </w:tbl>
    <w:p w14:paraId="7DAFCF1A" w14:textId="77777777" w:rsidR="00F63DDB" w:rsidRPr="00BD6D65" w:rsidRDefault="00F63DDB" w:rsidP="00F63DDB">
      <w:pPr>
        <w:rPr>
          <w:rFonts w:asciiTheme="minorHAnsi" w:hAnsiTheme="minorHAnsi" w:cstheme="minorHAnsi"/>
          <w:sz w:val="22"/>
          <w:szCs w:val="22"/>
        </w:rPr>
      </w:pPr>
    </w:p>
    <w:p w14:paraId="5CA92682" w14:textId="77777777" w:rsidR="00F63DDB" w:rsidRPr="00BD6D65" w:rsidRDefault="00F63DDB" w:rsidP="00F63DDB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2269"/>
        <w:gridCol w:w="1276"/>
        <w:gridCol w:w="2126"/>
        <w:gridCol w:w="2268"/>
        <w:gridCol w:w="2126"/>
      </w:tblGrid>
      <w:tr w:rsidR="00F63DDB" w:rsidRPr="00BD6D65" w14:paraId="249A2D08" w14:textId="77777777" w:rsidTr="0070276A">
        <w:tc>
          <w:tcPr>
            <w:tcW w:w="2269" w:type="dxa"/>
            <w:shd w:val="pct25" w:color="auto" w:fill="auto"/>
          </w:tcPr>
          <w:p w14:paraId="6037320D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Name of Inventor (s)</w:t>
            </w:r>
          </w:p>
        </w:tc>
        <w:tc>
          <w:tcPr>
            <w:tcW w:w="1276" w:type="dxa"/>
            <w:shd w:val="pct25" w:color="auto" w:fill="auto"/>
          </w:tcPr>
          <w:p w14:paraId="4087FAFC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Nationality</w:t>
            </w:r>
          </w:p>
        </w:tc>
        <w:tc>
          <w:tcPr>
            <w:tcW w:w="2126" w:type="dxa"/>
            <w:shd w:val="pct25" w:color="auto" w:fill="auto"/>
          </w:tcPr>
          <w:p w14:paraId="3BB45C5B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Address</w:t>
            </w:r>
          </w:p>
        </w:tc>
        <w:tc>
          <w:tcPr>
            <w:tcW w:w="2268" w:type="dxa"/>
            <w:shd w:val="pct25" w:color="auto" w:fill="auto"/>
          </w:tcPr>
          <w:p w14:paraId="1147DB7D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Email</w:t>
            </w:r>
          </w:p>
        </w:tc>
        <w:tc>
          <w:tcPr>
            <w:tcW w:w="2126" w:type="dxa"/>
            <w:shd w:val="pct25" w:color="auto" w:fill="auto"/>
          </w:tcPr>
          <w:p w14:paraId="0CBC0861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/>
                <w:sz w:val="22"/>
                <w:szCs w:val="22"/>
              </w:rPr>
              <w:t>Contact No</w:t>
            </w:r>
          </w:p>
        </w:tc>
      </w:tr>
      <w:tr w:rsidR="00F63DDB" w:rsidRPr="00BD6D65" w14:paraId="41C79F43" w14:textId="77777777" w:rsidTr="0070276A">
        <w:tc>
          <w:tcPr>
            <w:tcW w:w="2269" w:type="dxa"/>
          </w:tcPr>
          <w:p w14:paraId="49BE63C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2807656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ECAB1AF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010F4B10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2BF590A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F63DDB" w:rsidRPr="00BD6D65" w14:paraId="1453CB9C" w14:textId="77777777" w:rsidTr="0070276A">
        <w:tc>
          <w:tcPr>
            <w:tcW w:w="2269" w:type="dxa"/>
          </w:tcPr>
          <w:p w14:paraId="2235AF59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094B34A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63AEDC12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463D959A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43A10BF0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F63DDB" w:rsidRPr="00BD6D65" w14:paraId="0AE2BFD2" w14:textId="77777777" w:rsidTr="0070276A">
        <w:tc>
          <w:tcPr>
            <w:tcW w:w="2269" w:type="dxa"/>
          </w:tcPr>
          <w:p w14:paraId="6DB6D5D8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A36A5D3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3D8447C6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6C252A5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37E94402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  <w:tr w:rsidR="00F63DDB" w:rsidRPr="00BD6D65" w14:paraId="713BA327" w14:textId="77777777" w:rsidTr="0070276A">
        <w:tc>
          <w:tcPr>
            <w:tcW w:w="2269" w:type="dxa"/>
          </w:tcPr>
          <w:p w14:paraId="37E58C85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1276" w:type="dxa"/>
          </w:tcPr>
          <w:p w14:paraId="7C4C8AC0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126" w:type="dxa"/>
          </w:tcPr>
          <w:p w14:paraId="1F73F00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DCCBF6C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18"/>
                <w:szCs w:val="18"/>
              </w:rPr>
            </w:pPr>
          </w:p>
        </w:tc>
        <w:tc>
          <w:tcPr>
            <w:tcW w:w="2126" w:type="dxa"/>
          </w:tcPr>
          <w:p w14:paraId="72D85B83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</w:tc>
      </w:tr>
    </w:tbl>
    <w:p w14:paraId="17EF0508" w14:textId="77777777" w:rsidR="00F63DDB" w:rsidRPr="00BD6D65" w:rsidRDefault="00F63DDB" w:rsidP="00F63DDB">
      <w:pPr>
        <w:rPr>
          <w:rFonts w:asciiTheme="minorHAnsi" w:hAnsiTheme="minorHAnsi" w:cstheme="minorHAnsi"/>
        </w:rPr>
      </w:pPr>
    </w:p>
    <w:p w14:paraId="47A0D31B" w14:textId="77777777" w:rsidR="00F63DDB" w:rsidRPr="00BD6D65" w:rsidRDefault="00F63DDB" w:rsidP="00F63DDB">
      <w:pPr>
        <w:rPr>
          <w:rFonts w:asciiTheme="minorHAnsi" w:hAnsiTheme="minorHAnsi" w:cstheme="minorHAnsi"/>
        </w:rPr>
      </w:pPr>
    </w:p>
    <w:p w14:paraId="7FCF8C6B" w14:textId="77777777" w:rsidR="00F63DDB" w:rsidRPr="00BD6D65" w:rsidRDefault="00F63DDB" w:rsidP="00F63DDB">
      <w:pPr>
        <w:rPr>
          <w:rFonts w:asciiTheme="minorHAnsi" w:hAnsiTheme="minorHAnsi" w:cstheme="minorHAnsi"/>
        </w:rPr>
      </w:pPr>
    </w:p>
    <w:p w14:paraId="584AEE5D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>Prior-art</w:t>
      </w:r>
      <w:r w:rsidR="00EC6C36" w:rsidRPr="00BD6D65">
        <w:rPr>
          <w:rFonts w:asciiTheme="minorHAnsi" w:hAnsiTheme="minorHAnsi" w:cstheme="minorHAnsi"/>
          <w:sz w:val="22"/>
          <w:szCs w:val="22"/>
        </w:rPr>
        <w:t xml:space="preserve"> (Before your invention – existing technology)</w:t>
      </w: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F63DDB" w:rsidRPr="00BD6D65" w14:paraId="260C9A1B" w14:textId="77777777" w:rsidTr="0070276A">
        <w:tc>
          <w:tcPr>
            <w:tcW w:w="10065" w:type="dxa"/>
            <w:shd w:val="pct25" w:color="auto" w:fill="auto"/>
          </w:tcPr>
          <w:p w14:paraId="4DA74B9D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Details of prior-art/existing technology</w:t>
            </w:r>
          </w:p>
        </w:tc>
      </w:tr>
      <w:tr w:rsidR="00F63DDB" w:rsidRPr="00BD6D65" w14:paraId="1FF25796" w14:textId="77777777" w:rsidTr="0070276A">
        <w:tc>
          <w:tcPr>
            <w:tcW w:w="10065" w:type="dxa"/>
          </w:tcPr>
          <w:p w14:paraId="4C80D001" w14:textId="77777777" w:rsidR="00F63DDB" w:rsidRPr="00BD6D65" w:rsidRDefault="00F63DDB" w:rsidP="0070276A">
            <w:pPr>
              <w:pStyle w:val="Heading1"/>
              <w:spacing w:line="360" w:lineRule="auto"/>
              <w:jc w:val="both"/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</w:pPr>
          </w:p>
          <w:p w14:paraId="04B89A2C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38FF3B5D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32952D29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</w:tc>
      </w:tr>
    </w:tbl>
    <w:p w14:paraId="2F16D93B" w14:textId="77777777" w:rsidR="00F63DDB" w:rsidRPr="00BD6D65" w:rsidRDefault="00F63DDB" w:rsidP="00F63DDB">
      <w:pPr>
        <w:rPr>
          <w:rFonts w:asciiTheme="minorHAnsi" w:hAnsiTheme="minorHAnsi" w:cstheme="minorHAnsi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F63DDB" w:rsidRPr="00BD6D65" w14:paraId="63CF31DD" w14:textId="77777777" w:rsidTr="0070276A">
        <w:tc>
          <w:tcPr>
            <w:tcW w:w="10065" w:type="dxa"/>
            <w:shd w:val="pct25" w:color="auto" w:fill="auto"/>
          </w:tcPr>
          <w:p w14:paraId="1A9867B4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Disadvantages/problems associated with prior-art/existing technology</w:t>
            </w:r>
          </w:p>
        </w:tc>
      </w:tr>
      <w:tr w:rsidR="00F63DDB" w:rsidRPr="00BD6D65" w14:paraId="51E73285" w14:textId="77777777" w:rsidTr="0070276A">
        <w:tc>
          <w:tcPr>
            <w:tcW w:w="10065" w:type="dxa"/>
          </w:tcPr>
          <w:p w14:paraId="1EB8E472" w14:textId="77777777" w:rsidR="00F63DDB" w:rsidRPr="00BD6D65" w:rsidRDefault="00F63DDB" w:rsidP="0070276A">
            <w:pPr>
              <w:pStyle w:val="Heading1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20B83D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2048D94C" w14:textId="77777777" w:rsidR="00F63DDB" w:rsidRPr="00BD6D65" w:rsidRDefault="00F63DDB" w:rsidP="0070276A">
            <w:pPr>
              <w:rPr>
                <w:rFonts w:asciiTheme="minorHAnsi" w:hAnsiTheme="minorHAnsi" w:cstheme="minorHAnsi"/>
                <w:color w:val="4F81BD" w:themeColor="accent1"/>
              </w:rPr>
            </w:pPr>
          </w:p>
          <w:p w14:paraId="25C509FC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131CC611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</w:tc>
      </w:tr>
    </w:tbl>
    <w:p w14:paraId="2D8A08EF" w14:textId="77777777" w:rsidR="00F63DDB" w:rsidRPr="00BD6D65" w:rsidRDefault="00F63DDB" w:rsidP="00F63DDB">
      <w:pPr>
        <w:pStyle w:val="Heading1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F63DDB" w:rsidRPr="00BD6D65" w14:paraId="60A57405" w14:textId="77777777" w:rsidTr="0070276A">
        <w:tc>
          <w:tcPr>
            <w:tcW w:w="10065" w:type="dxa"/>
            <w:shd w:val="pct25" w:color="auto" w:fill="auto"/>
          </w:tcPr>
          <w:p w14:paraId="238592E4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Prior Art search</w:t>
            </w:r>
          </w:p>
          <w:p w14:paraId="5660F50A" w14:textId="77777777" w:rsidR="00F63DDB" w:rsidRPr="00BD6D65" w:rsidRDefault="00F63DDB" w:rsidP="0070276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3DDB" w:rsidRPr="00BD6D65" w14:paraId="54FC22BB" w14:textId="77777777" w:rsidTr="0070276A">
        <w:tc>
          <w:tcPr>
            <w:tcW w:w="10065" w:type="dxa"/>
          </w:tcPr>
          <w:p w14:paraId="4660D987" w14:textId="77777777" w:rsidR="00F63DDB" w:rsidRPr="00BD6D65" w:rsidRDefault="00F63DDB" w:rsidP="0070276A">
            <w:pPr>
              <w:pStyle w:val="Heading1"/>
              <w:spacing w:line="360" w:lineRule="auto"/>
              <w:jc w:val="both"/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  <w:t xml:space="preserve">Please provide list of the key words, which can help us to locate </w:t>
            </w:r>
            <w:r w:rsidR="0008654C" w:rsidRPr="00BD6D65"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  <w:t>patent/patent applications</w:t>
            </w:r>
            <w:r w:rsidR="005F561E" w:rsidRPr="00BD6D65"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  <w:t xml:space="preserve"> similar to your invention </w:t>
            </w:r>
            <w:r w:rsidRPr="00BD6D65"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  <w:t>in different databases</w:t>
            </w:r>
          </w:p>
          <w:p w14:paraId="0C85F799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0A785D1C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4698BB4F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6C56B21E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</w:tc>
      </w:tr>
    </w:tbl>
    <w:p w14:paraId="67CD471C" w14:textId="77777777" w:rsidR="00F63DDB" w:rsidRPr="00BD6D65" w:rsidRDefault="00F63DDB" w:rsidP="00F63DDB">
      <w:pPr>
        <w:rPr>
          <w:rFonts w:asciiTheme="minorHAnsi" w:hAnsiTheme="minorHAnsi" w:cstheme="minorHAnsi"/>
        </w:rPr>
      </w:pPr>
    </w:p>
    <w:p w14:paraId="492DDB95" w14:textId="77777777" w:rsidR="00CF6328" w:rsidRPr="00BD6D65" w:rsidRDefault="00F63DDB" w:rsidP="00F63DDB">
      <w:pPr>
        <w:rPr>
          <w:rFonts w:asciiTheme="minorHAnsi" w:hAnsiTheme="minorHAnsi" w:cstheme="minorHAnsi"/>
        </w:rPr>
      </w:pPr>
      <w:r w:rsidRPr="00BD6D65">
        <w:rPr>
          <w:rFonts w:asciiTheme="minorHAnsi" w:hAnsiTheme="minorHAnsi" w:cstheme="minorHAnsi"/>
        </w:rPr>
        <w:tab/>
      </w:r>
      <w:r w:rsidR="00CF6328" w:rsidRPr="00BD6D65">
        <w:rPr>
          <w:rFonts w:asciiTheme="minorHAnsi" w:hAnsiTheme="minorHAnsi" w:cstheme="minorHAnsi"/>
        </w:rPr>
        <w:br w:type="page"/>
      </w:r>
    </w:p>
    <w:p w14:paraId="7F4DB7DF" w14:textId="77777777" w:rsidR="00F63DDB" w:rsidRPr="00BD6D65" w:rsidRDefault="00F63DDB" w:rsidP="00F63DDB">
      <w:pPr>
        <w:rPr>
          <w:rFonts w:asciiTheme="minorHAnsi" w:hAnsiTheme="minorHAnsi" w:cstheme="minorHAnsi"/>
          <w:b/>
          <w:sz w:val="22"/>
          <w:szCs w:val="22"/>
        </w:rPr>
      </w:pPr>
    </w:p>
    <w:p w14:paraId="6393D08F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>Your invention</w:t>
      </w:r>
    </w:p>
    <w:p w14:paraId="38B4E307" w14:textId="77777777" w:rsidR="007A0919" w:rsidRPr="00BD6D65" w:rsidRDefault="007A0919" w:rsidP="007A0919">
      <w:pPr>
        <w:rPr>
          <w:rFonts w:asciiTheme="minorHAnsi" w:hAnsiTheme="minorHAnsi" w:cstheme="minorHAnsi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7A0919" w:rsidRPr="00BD6D65" w14:paraId="7C8040F5" w14:textId="77777777" w:rsidTr="002875A2">
        <w:tc>
          <w:tcPr>
            <w:tcW w:w="10065" w:type="dxa"/>
            <w:shd w:val="pct25" w:color="auto" w:fill="auto"/>
          </w:tcPr>
          <w:p w14:paraId="0E765EA9" w14:textId="77777777" w:rsidR="007A0919" w:rsidRPr="00BD6D65" w:rsidRDefault="007A0919" w:rsidP="002875A2">
            <w:pPr>
              <w:pStyle w:val="Heading1"/>
              <w:spacing w:line="360" w:lineRule="auto"/>
              <w:ind w:left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Title for your invention</w:t>
            </w:r>
          </w:p>
          <w:p w14:paraId="6E1A2813" w14:textId="77777777" w:rsidR="007A0919" w:rsidRPr="00BD6D65" w:rsidRDefault="007A0919" w:rsidP="002875A2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A0919" w:rsidRPr="00BD6D65" w14:paraId="5F2448FD" w14:textId="77777777" w:rsidTr="002875A2">
        <w:tc>
          <w:tcPr>
            <w:tcW w:w="10065" w:type="dxa"/>
          </w:tcPr>
          <w:p w14:paraId="5F48F1F6" w14:textId="77777777" w:rsidR="007A0919" w:rsidRPr="00BD6D65" w:rsidRDefault="007A0919" w:rsidP="002875A2">
            <w:pPr>
              <w:pStyle w:val="Heading1"/>
              <w:spacing w:line="360" w:lineRule="auto"/>
              <w:jc w:val="both"/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 w:val="0"/>
                <w:color w:val="4F81BD" w:themeColor="accent1"/>
                <w:sz w:val="22"/>
                <w:szCs w:val="22"/>
              </w:rPr>
              <w:t xml:space="preserve">You may provide one or more titles which best describe your invention. </w:t>
            </w:r>
          </w:p>
          <w:p w14:paraId="0C77470F" w14:textId="77777777" w:rsidR="007A0919" w:rsidRPr="00BD6D65" w:rsidRDefault="007A0919" w:rsidP="002875A2">
            <w:pPr>
              <w:rPr>
                <w:rFonts w:asciiTheme="minorHAnsi" w:hAnsiTheme="minorHAnsi" w:cstheme="minorHAnsi"/>
              </w:rPr>
            </w:pPr>
          </w:p>
          <w:p w14:paraId="56EDB203" w14:textId="77777777" w:rsidR="007A0919" w:rsidRPr="00BD6D65" w:rsidRDefault="007A0919" w:rsidP="002875A2">
            <w:pPr>
              <w:rPr>
                <w:rFonts w:asciiTheme="minorHAnsi" w:hAnsiTheme="minorHAnsi" w:cstheme="minorHAnsi"/>
              </w:rPr>
            </w:pPr>
          </w:p>
          <w:p w14:paraId="77D2F354" w14:textId="77777777" w:rsidR="007A0919" w:rsidRPr="00BD6D65" w:rsidRDefault="007A0919" w:rsidP="002875A2">
            <w:pPr>
              <w:rPr>
                <w:rFonts w:asciiTheme="minorHAnsi" w:hAnsiTheme="minorHAnsi" w:cstheme="minorHAnsi"/>
              </w:rPr>
            </w:pPr>
          </w:p>
          <w:p w14:paraId="72CDE056" w14:textId="77777777" w:rsidR="007A0919" w:rsidRPr="00BD6D65" w:rsidRDefault="007A0919" w:rsidP="002875A2">
            <w:pPr>
              <w:rPr>
                <w:rFonts w:asciiTheme="minorHAnsi" w:hAnsiTheme="minorHAnsi" w:cstheme="minorHAnsi"/>
              </w:rPr>
            </w:pPr>
          </w:p>
        </w:tc>
      </w:tr>
    </w:tbl>
    <w:p w14:paraId="0E10F498" w14:textId="77777777" w:rsidR="007A0919" w:rsidRPr="00BD6D65" w:rsidRDefault="007A0919" w:rsidP="007A0919">
      <w:pPr>
        <w:rPr>
          <w:rFonts w:asciiTheme="minorHAnsi" w:hAnsiTheme="minorHAnsi" w:cstheme="minorHAnsi"/>
        </w:rPr>
      </w:pPr>
    </w:p>
    <w:p w14:paraId="3B842729" w14:textId="77777777" w:rsidR="007A0919" w:rsidRPr="00BD6D65" w:rsidRDefault="007A0919" w:rsidP="007A0919">
      <w:pPr>
        <w:rPr>
          <w:rFonts w:asciiTheme="minorHAnsi" w:hAnsiTheme="minorHAnsi" w:cstheme="minorHAnsi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F63DDB" w:rsidRPr="00BD6D65" w14:paraId="51224BFD" w14:textId="77777777" w:rsidTr="0070276A">
        <w:tc>
          <w:tcPr>
            <w:tcW w:w="10065" w:type="dxa"/>
            <w:shd w:val="pct25" w:color="auto" w:fill="auto"/>
          </w:tcPr>
          <w:p w14:paraId="57DF35B9" w14:textId="77777777" w:rsidR="00F63DDB" w:rsidRPr="00BD6D65" w:rsidRDefault="00F63DDB" w:rsidP="0070276A">
            <w:pPr>
              <w:pStyle w:val="Heading1"/>
              <w:spacing w:line="360" w:lineRule="auto"/>
              <w:ind w:left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Problems solved by your invention</w:t>
            </w:r>
          </w:p>
          <w:p w14:paraId="291CCE47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3DDB" w:rsidRPr="00BD6D65" w14:paraId="734D7914" w14:textId="77777777" w:rsidTr="0070276A">
        <w:tc>
          <w:tcPr>
            <w:tcW w:w="10065" w:type="dxa"/>
          </w:tcPr>
          <w:p w14:paraId="2BCA0CB7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0156A03A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</w:tc>
      </w:tr>
    </w:tbl>
    <w:p w14:paraId="7E2AF451" w14:textId="77777777" w:rsidR="00F63DDB" w:rsidRPr="00BD6D65" w:rsidRDefault="00F63DDB" w:rsidP="00F63DDB">
      <w:pPr>
        <w:rPr>
          <w:rFonts w:asciiTheme="minorHAnsi" w:hAnsiTheme="minorHAnsi" w:cstheme="minorHAnsi"/>
        </w:rPr>
      </w:pPr>
    </w:p>
    <w:p w14:paraId="50EBBCFD" w14:textId="77777777" w:rsidR="00BF046B" w:rsidRPr="00BD6D65" w:rsidRDefault="00BF046B" w:rsidP="00F63DDB">
      <w:pPr>
        <w:rPr>
          <w:rFonts w:asciiTheme="minorHAnsi" w:hAnsiTheme="minorHAnsi" w:cstheme="minorHAnsi"/>
        </w:rPr>
      </w:pPr>
    </w:p>
    <w:p w14:paraId="7EBE0F99" w14:textId="77777777" w:rsidR="00BF046B" w:rsidRPr="00BD6D65" w:rsidRDefault="00BF046B" w:rsidP="00F63DDB">
      <w:pPr>
        <w:rPr>
          <w:rFonts w:asciiTheme="minorHAnsi" w:hAnsiTheme="minorHAnsi" w:cstheme="minorHAnsi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F63DDB" w:rsidRPr="00BD6D65" w14:paraId="4E62D6D8" w14:textId="77777777" w:rsidTr="0070276A">
        <w:tc>
          <w:tcPr>
            <w:tcW w:w="10065" w:type="dxa"/>
            <w:shd w:val="pct25" w:color="auto" w:fill="auto"/>
          </w:tcPr>
          <w:p w14:paraId="5C694AAE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Description of your invention along with block-diagram/figures/flowcharts/photographs</w:t>
            </w:r>
          </w:p>
        </w:tc>
      </w:tr>
      <w:tr w:rsidR="00F63DDB" w:rsidRPr="00BD6D65" w14:paraId="332DA15C" w14:textId="77777777" w:rsidTr="0070276A">
        <w:tc>
          <w:tcPr>
            <w:tcW w:w="10065" w:type="dxa"/>
          </w:tcPr>
          <w:p w14:paraId="40D8E9F2" w14:textId="77777777" w:rsidR="00C508BB" w:rsidRPr="00BD6D65" w:rsidRDefault="00C508BB" w:rsidP="00C508BB">
            <w:pPr>
              <w:pStyle w:val="Heading1"/>
              <w:spacing w:line="360" w:lineRule="auto"/>
              <w:jc w:val="both"/>
              <w:rPr>
                <w:rFonts w:asciiTheme="minorHAnsi" w:hAnsiTheme="minorHAnsi" w:cstheme="minorHAnsi"/>
                <w:b w:val="0"/>
                <w:bCs w:val="0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 w:val="0"/>
                <w:bCs w:val="0"/>
                <w:color w:val="4F81BD" w:themeColor="accent1"/>
                <w:sz w:val="22"/>
                <w:szCs w:val="22"/>
              </w:rPr>
              <w:t xml:space="preserve">If your invention is a system/apparatus/device, please list out components/elements of your invention. </w:t>
            </w:r>
          </w:p>
          <w:p w14:paraId="5C93BBB5" w14:textId="77777777" w:rsidR="000D3F35" w:rsidRPr="00BD6D65" w:rsidRDefault="00C508BB" w:rsidP="0015165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If your invention is a method</w:t>
            </w:r>
            <w:r w:rsidR="00AE02FA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/process</w:t>
            </w: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, please list out method</w:t>
            </w:r>
            <w:r w:rsidR="00AE02FA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/process</w:t>
            </w: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steps of your invention.</w:t>
            </w:r>
            <w:r w:rsidR="00151657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2A9503F2" w14:textId="77777777" w:rsidR="000D3F35" w:rsidRPr="00BD6D65" w:rsidRDefault="000D3F35" w:rsidP="0015165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</w:p>
          <w:p w14:paraId="31C511B0" w14:textId="77777777" w:rsidR="00F63DDB" w:rsidRPr="00BD6D65" w:rsidRDefault="00F63DDB" w:rsidP="00151657">
            <w:pPr>
              <w:jc w:val="both"/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Please </w:t>
            </w:r>
            <w:r w:rsidR="00C508BB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also provide us a </w:t>
            </w: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description of </w:t>
            </w:r>
            <w:r w:rsidR="004D1815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your </w:t>
            </w: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inventio</w:t>
            </w:r>
            <w:r w:rsidR="004D1815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n as exhaustively as possible. </w:t>
            </w: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>The more detail you provide, the better will be our understanding.</w:t>
            </w:r>
            <w:r w:rsidR="004D1815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 </w:t>
            </w:r>
          </w:p>
          <w:p w14:paraId="70445E4F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E2E095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5FCE6C8C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0D272E73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</w:tc>
      </w:tr>
    </w:tbl>
    <w:p w14:paraId="78940702" w14:textId="77777777" w:rsidR="004D1815" w:rsidRPr="00BD6D65" w:rsidRDefault="004D1815" w:rsidP="00F63DDB">
      <w:pPr>
        <w:rPr>
          <w:rFonts w:asciiTheme="minorHAnsi" w:hAnsiTheme="minorHAnsi" w:cstheme="minorHAnsi"/>
        </w:rPr>
      </w:pPr>
    </w:p>
    <w:p w14:paraId="61DDC798" w14:textId="77777777" w:rsidR="004D1815" w:rsidRPr="00BD6D65" w:rsidRDefault="004D1815" w:rsidP="00F63DDB">
      <w:pPr>
        <w:rPr>
          <w:rFonts w:asciiTheme="minorHAnsi" w:hAnsiTheme="minorHAnsi" w:cstheme="minorHAnsi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F63DDB" w:rsidRPr="00BD6D65" w14:paraId="50A880EF" w14:textId="77777777" w:rsidTr="0070276A">
        <w:tc>
          <w:tcPr>
            <w:tcW w:w="10065" w:type="dxa"/>
            <w:shd w:val="pct25" w:color="auto" w:fill="auto"/>
          </w:tcPr>
          <w:p w14:paraId="143EF367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Novel/New Features of your invention</w:t>
            </w:r>
          </w:p>
          <w:p w14:paraId="4E0C8072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3DDB" w:rsidRPr="00BD6D65" w14:paraId="68239423" w14:textId="77777777" w:rsidTr="0070276A">
        <w:tc>
          <w:tcPr>
            <w:tcW w:w="10065" w:type="dxa"/>
          </w:tcPr>
          <w:p w14:paraId="6B6743C3" w14:textId="77777777" w:rsidR="00F63DDB" w:rsidRPr="00BD6D65" w:rsidRDefault="00151657" w:rsidP="0070276A">
            <w:pPr>
              <w:pStyle w:val="Heading1"/>
              <w:spacing w:line="360" w:lineRule="auto"/>
              <w:jc w:val="both"/>
              <w:rPr>
                <w:rFonts w:asciiTheme="minorHAnsi" w:hAnsiTheme="minorHAnsi" w:cstheme="minorHAnsi"/>
                <w:b w:val="0"/>
                <w:bCs w:val="0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b w:val="0"/>
                <w:bCs w:val="0"/>
                <w:color w:val="4F81BD" w:themeColor="accent1"/>
                <w:sz w:val="22"/>
                <w:szCs w:val="22"/>
              </w:rPr>
              <w:t xml:space="preserve">From the above description, please identify the new/novel features. </w:t>
            </w:r>
            <w:r w:rsidR="00F63DDB" w:rsidRPr="00BD6D65">
              <w:rPr>
                <w:rFonts w:asciiTheme="minorHAnsi" w:hAnsiTheme="minorHAnsi" w:cstheme="minorHAnsi"/>
                <w:b w:val="0"/>
                <w:bCs w:val="0"/>
                <w:color w:val="4F81BD" w:themeColor="accent1"/>
                <w:sz w:val="22"/>
                <w:szCs w:val="22"/>
              </w:rPr>
              <w:t xml:space="preserve">According to you why your invention is new </w:t>
            </w:r>
            <w:r w:rsidR="00E01266" w:rsidRPr="00BD6D65">
              <w:rPr>
                <w:rFonts w:asciiTheme="minorHAnsi" w:hAnsiTheme="minorHAnsi" w:cstheme="minorHAnsi"/>
                <w:b w:val="0"/>
                <w:bCs w:val="0"/>
                <w:color w:val="4F81BD" w:themeColor="accent1"/>
                <w:sz w:val="22"/>
                <w:szCs w:val="22"/>
              </w:rPr>
              <w:t xml:space="preserve">and </w:t>
            </w:r>
            <w:r w:rsidR="00F63DDB" w:rsidRPr="00BD6D65">
              <w:rPr>
                <w:rFonts w:asciiTheme="minorHAnsi" w:hAnsiTheme="minorHAnsi" w:cstheme="minorHAnsi"/>
                <w:b w:val="0"/>
                <w:bCs w:val="0"/>
                <w:color w:val="4F81BD" w:themeColor="accent1"/>
                <w:sz w:val="22"/>
                <w:szCs w:val="22"/>
              </w:rPr>
              <w:t>novel.</w:t>
            </w:r>
          </w:p>
          <w:p w14:paraId="739F821A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494F1FCC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7B83B4CA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06BBA7DE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</w:tc>
      </w:tr>
    </w:tbl>
    <w:p w14:paraId="37F6EE2A" w14:textId="77777777" w:rsidR="00F63DDB" w:rsidRPr="00BD6D65" w:rsidRDefault="00F63DDB" w:rsidP="00F63DDB">
      <w:pPr>
        <w:pStyle w:val="Heading1"/>
        <w:spacing w:line="360" w:lineRule="auto"/>
        <w:ind w:left="36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F63DDB" w:rsidRPr="00BD6D65" w14:paraId="42661A06" w14:textId="77777777" w:rsidTr="0070276A">
        <w:tc>
          <w:tcPr>
            <w:tcW w:w="10065" w:type="dxa"/>
            <w:shd w:val="pct25" w:color="auto" w:fill="auto"/>
          </w:tcPr>
          <w:p w14:paraId="171B86DE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Advantages of your invention</w:t>
            </w:r>
          </w:p>
          <w:p w14:paraId="1611C2AD" w14:textId="77777777" w:rsidR="00F63DDB" w:rsidRPr="00BD6D65" w:rsidRDefault="00F63DDB" w:rsidP="0070276A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63DDB" w:rsidRPr="00BD6D65" w14:paraId="01FDE99C" w14:textId="77777777" w:rsidTr="0070276A">
        <w:tc>
          <w:tcPr>
            <w:tcW w:w="10065" w:type="dxa"/>
          </w:tcPr>
          <w:p w14:paraId="62013457" w14:textId="77777777" w:rsidR="00F63DDB" w:rsidRPr="00BD6D65" w:rsidRDefault="0008654C" w:rsidP="0008654C">
            <w:pPr>
              <w:pStyle w:val="Heading1"/>
              <w:tabs>
                <w:tab w:val="left" w:pos="4170"/>
              </w:tabs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341D77A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6FF45668" w14:textId="77777777" w:rsidR="00F63DDB" w:rsidRPr="00BD6D65" w:rsidRDefault="00F63DDB" w:rsidP="0070276A">
            <w:pPr>
              <w:rPr>
                <w:rFonts w:asciiTheme="minorHAnsi" w:hAnsiTheme="minorHAnsi" w:cstheme="minorHAnsi"/>
                <w:color w:val="4F81BD" w:themeColor="accent1"/>
              </w:rPr>
            </w:pPr>
          </w:p>
          <w:p w14:paraId="0BA3D3FD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  <w:p w14:paraId="27083C4C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</w:p>
        </w:tc>
      </w:tr>
    </w:tbl>
    <w:p w14:paraId="04F7A96B" w14:textId="77777777" w:rsidR="00F63DDB" w:rsidRPr="00BD6D65" w:rsidRDefault="00F63DDB" w:rsidP="00F63DDB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2C2B13A4" w14:textId="77777777" w:rsidR="00572C1C" w:rsidRPr="00BD6D65" w:rsidRDefault="00572C1C" w:rsidP="00F63DDB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0B9D33AC" w14:textId="77777777" w:rsidR="00572C1C" w:rsidRPr="00BD6D65" w:rsidRDefault="00572C1C" w:rsidP="00F63DDB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10065"/>
      </w:tblGrid>
      <w:tr w:rsidR="00572C1C" w:rsidRPr="00BD6D65" w14:paraId="743D9836" w14:textId="77777777" w:rsidTr="002875A2">
        <w:tc>
          <w:tcPr>
            <w:tcW w:w="10065" w:type="dxa"/>
            <w:shd w:val="pct25" w:color="auto" w:fill="auto"/>
          </w:tcPr>
          <w:p w14:paraId="28D4090E" w14:textId="77777777" w:rsidR="00572C1C" w:rsidRPr="00BD6D65" w:rsidRDefault="00572C1C" w:rsidP="002875A2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Limitations of your invention</w:t>
            </w:r>
          </w:p>
          <w:p w14:paraId="696C2112" w14:textId="77777777" w:rsidR="00572C1C" w:rsidRPr="00BD6D65" w:rsidRDefault="00572C1C" w:rsidP="002875A2">
            <w:pPr>
              <w:pStyle w:val="Heading1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2C1C" w:rsidRPr="00BD6D65" w14:paraId="66324881" w14:textId="77777777" w:rsidTr="002875A2">
        <w:tc>
          <w:tcPr>
            <w:tcW w:w="10065" w:type="dxa"/>
          </w:tcPr>
          <w:p w14:paraId="7A05464D" w14:textId="77777777" w:rsidR="00572C1C" w:rsidRPr="00BD6D65" w:rsidRDefault="00572C1C" w:rsidP="00EE436E">
            <w:pPr>
              <w:pStyle w:val="Heading1"/>
              <w:tabs>
                <w:tab w:val="left" w:pos="1311"/>
                <w:tab w:val="left" w:pos="4170"/>
              </w:tabs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EE436E" w:rsidRPr="00BD6D6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766ED63" w14:textId="77777777" w:rsidR="00572C1C" w:rsidRPr="00BD6D65" w:rsidRDefault="00572C1C" w:rsidP="002875A2">
            <w:pPr>
              <w:rPr>
                <w:rFonts w:asciiTheme="minorHAnsi" w:hAnsiTheme="minorHAnsi" w:cstheme="minorHAnsi"/>
              </w:rPr>
            </w:pPr>
          </w:p>
          <w:p w14:paraId="02ADBAB9" w14:textId="77777777" w:rsidR="00572C1C" w:rsidRPr="00BD6D65" w:rsidRDefault="00572C1C" w:rsidP="002875A2">
            <w:pPr>
              <w:rPr>
                <w:rFonts w:asciiTheme="minorHAnsi" w:hAnsiTheme="minorHAnsi" w:cstheme="minorHAnsi"/>
              </w:rPr>
            </w:pPr>
          </w:p>
          <w:p w14:paraId="5DE0F0D2" w14:textId="77777777" w:rsidR="00572C1C" w:rsidRPr="00BD6D65" w:rsidRDefault="00572C1C" w:rsidP="002875A2">
            <w:pPr>
              <w:rPr>
                <w:rFonts w:asciiTheme="minorHAnsi" w:hAnsiTheme="minorHAnsi" w:cstheme="minorHAnsi"/>
              </w:rPr>
            </w:pPr>
          </w:p>
          <w:p w14:paraId="1983892D" w14:textId="77777777" w:rsidR="00572C1C" w:rsidRPr="00BD6D65" w:rsidRDefault="00572C1C" w:rsidP="002875A2">
            <w:pPr>
              <w:rPr>
                <w:rFonts w:asciiTheme="minorHAnsi" w:hAnsiTheme="minorHAnsi" w:cstheme="minorHAnsi"/>
              </w:rPr>
            </w:pPr>
          </w:p>
        </w:tc>
      </w:tr>
    </w:tbl>
    <w:p w14:paraId="32146FCE" w14:textId="77777777" w:rsidR="00CF6328" w:rsidRPr="00BD6D65" w:rsidRDefault="00CF6328" w:rsidP="00F63DDB">
      <w:pPr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br w:type="page"/>
      </w:r>
    </w:p>
    <w:p w14:paraId="5511FDBD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>Level of development of your invention</w:t>
      </w:r>
    </w:p>
    <w:p w14:paraId="2E401593" w14:textId="77777777" w:rsidR="00F63DDB" w:rsidRPr="00BD6D65" w:rsidRDefault="00F63DDB" w:rsidP="00F63DDB">
      <w:pPr>
        <w:spacing w:line="360" w:lineRule="auto"/>
        <w:ind w:firstLine="142"/>
        <w:jc w:val="both"/>
        <w:rPr>
          <w:rFonts w:asciiTheme="minorHAnsi" w:hAnsiTheme="minorHAnsi" w:cstheme="minorHAnsi"/>
          <w:color w:val="4F81BD" w:themeColor="accent1"/>
          <w:sz w:val="22"/>
          <w:szCs w:val="22"/>
        </w:rPr>
      </w:pPr>
      <w:r w:rsidRPr="00BD6D65">
        <w:rPr>
          <w:rFonts w:asciiTheme="minorHAnsi" w:hAnsiTheme="minorHAnsi" w:cstheme="minorHAnsi"/>
          <w:color w:val="4F81BD" w:themeColor="accent1"/>
          <w:sz w:val="22"/>
          <w:szCs w:val="22"/>
        </w:rPr>
        <w:t>For e.g. concept /initial/completely developed/ready for commercial launch, etc.</w:t>
      </w:r>
    </w:p>
    <w:p w14:paraId="6B88810A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6ECB5843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 xml:space="preserve">List of competitor companies and their product/process </w:t>
      </w:r>
    </w:p>
    <w:p w14:paraId="0A05F74E" w14:textId="77777777" w:rsidR="00F63DDB" w:rsidRPr="00BD6D65" w:rsidRDefault="00F63DDB" w:rsidP="00F63DD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1ED33A5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  <w:sz w:val="22"/>
          <w:szCs w:val="22"/>
        </w:rPr>
      </w:pPr>
      <w:r w:rsidRPr="00BD6D65">
        <w:rPr>
          <w:rFonts w:asciiTheme="minorHAnsi" w:hAnsiTheme="minorHAnsi" w:cstheme="minorHAnsi"/>
          <w:sz w:val="22"/>
          <w:szCs w:val="22"/>
        </w:rPr>
        <w:t>Prior use, sale or disclosure</w:t>
      </w:r>
    </w:p>
    <w:p w14:paraId="23E2FF49" w14:textId="77777777" w:rsidR="00F63DDB" w:rsidRPr="00BD6D65" w:rsidRDefault="00F63DDB" w:rsidP="00F63DDB">
      <w:pPr>
        <w:spacing w:line="360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934"/>
        <w:gridCol w:w="2304"/>
      </w:tblGrid>
      <w:tr w:rsidR="00F63DDB" w:rsidRPr="00BD6D65" w14:paraId="2EFA0718" w14:textId="77777777" w:rsidTr="0070276A">
        <w:tc>
          <w:tcPr>
            <w:tcW w:w="6095" w:type="dxa"/>
          </w:tcPr>
          <w:p w14:paraId="56684BCA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Has the invention been published/sold/disclosed before?</w:t>
            </w:r>
          </w:p>
        </w:tc>
        <w:tc>
          <w:tcPr>
            <w:tcW w:w="2369" w:type="dxa"/>
          </w:tcPr>
          <w:p w14:paraId="7A306E07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  <w:tr w:rsidR="00F63DDB" w:rsidRPr="00BD6D65" w14:paraId="783216FB" w14:textId="77777777" w:rsidTr="0070276A">
        <w:tc>
          <w:tcPr>
            <w:tcW w:w="6095" w:type="dxa"/>
          </w:tcPr>
          <w:p w14:paraId="48EEE3A2" w14:textId="77777777" w:rsidR="00F63DDB" w:rsidRPr="00BD6D65" w:rsidRDefault="00F63DDB" w:rsidP="0070276A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Do you intend to publish/sell/disclose the invention?</w:t>
            </w:r>
          </w:p>
        </w:tc>
        <w:tc>
          <w:tcPr>
            <w:tcW w:w="2369" w:type="dxa"/>
          </w:tcPr>
          <w:p w14:paraId="0F9F955F" w14:textId="77777777" w:rsidR="00F63DDB" w:rsidRPr="00BD6D65" w:rsidRDefault="00F63DDB" w:rsidP="0070276A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YES/NO</w:t>
            </w:r>
          </w:p>
        </w:tc>
      </w:tr>
    </w:tbl>
    <w:p w14:paraId="34A8813D" w14:textId="77777777" w:rsidR="00F63DDB" w:rsidRPr="00BD6D65" w:rsidRDefault="00F63DDB" w:rsidP="00F63DDB">
      <w:pPr>
        <w:spacing w:line="360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3F72C3C6" w14:textId="77777777" w:rsidR="005C2838" w:rsidRPr="00BD6D65" w:rsidRDefault="005C2838" w:rsidP="005C2838">
      <w:pPr>
        <w:spacing w:line="360" w:lineRule="auto"/>
        <w:ind w:left="142"/>
        <w:jc w:val="both"/>
        <w:rPr>
          <w:rFonts w:asciiTheme="minorHAnsi" w:hAnsiTheme="minorHAnsi" w:cstheme="minorHAnsi"/>
          <w:color w:val="4F81BD" w:themeColor="accent1"/>
          <w:sz w:val="22"/>
          <w:szCs w:val="22"/>
        </w:rPr>
      </w:pPr>
      <w:r w:rsidRPr="00BD6D65">
        <w:rPr>
          <w:rFonts w:asciiTheme="minorHAnsi" w:hAnsiTheme="minorHAnsi" w:cstheme="minorHAnsi"/>
          <w:color w:val="4F81BD" w:themeColor="accent1"/>
          <w:sz w:val="22"/>
          <w:szCs w:val="22"/>
        </w:rPr>
        <w:t xml:space="preserve">Publication/public disclosure of the invention before applying for a patent is not advisable and should be avoided. </w:t>
      </w:r>
    </w:p>
    <w:p w14:paraId="30CD48C4" w14:textId="77777777" w:rsidR="004E5765" w:rsidRPr="00BD6D65" w:rsidRDefault="004E5765" w:rsidP="00F63DDB">
      <w:pPr>
        <w:spacing w:line="360" w:lineRule="auto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4E6D45C5" w14:textId="77777777" w:rsidR="00F63DDB" w:rsidRPr="00BD6D65" w:rsidRDefault="00F63DDB" w:rsidP="00F63DDB">
      <w:pPr>
        <w:pStyle w:val="Heading1"/>
        <w:numPr>
          <w:ilvl w:val="0"/>
          <w:numId w:val="2"/>
        </w:numPr>
        <w:spacing w:line="360" w:lineRule="auto"/>
        <w:ind w:left="142" w:hanging="426"/>
        <w:jc w:val="both"/>
        <w:rPr>
          <w:rFonts w:asciiTheme="minorHAnsi" w:hAnsiTheme="minorHAnsi" w:cstheme="minorHAnsi"/>
        </w:rPr>
      </w:pPr>
      <w:r w:rsidRPr="00BD6D65">
        <w:rPr>
          <w:rFonts w:asciiTheme="minorHAnsi" w:hAnsiTheme="minorHAnsi" w:cstheme="minorHAnsi"/>
          <w:sz w:val="22"/>
          <w:szCs w:val="22"/>
        </w:rPr>
        <w:t>Regions of commercialization of your invention (To be discussed)</w:t>
      </w:r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3239"/>
        <w:gridCol w:w="1766"/>
        <w:gridCol w:w="4776"/>
      </w:tblGrid>
      <w:tr w:rsidR="00F63DDB" w:rsidRPr="00BD6D65" w14:paraId="21AFAF03" w14:textId="77777777" w:rsidTr="0070276A">
        <w:tc>
          <w:tcPr>
            <w:tcW w:w="3239" w:type="dxa"/>
            <w:shd w:val="pct25" w:color="auto" w:fill="auto"/>
          </w:tcPr>
          <w:p w14:paraId="511A63BE" w14:textId="77777777" w:rsidR="00F63DDB" w:rsidRPr="00BD6D65" w:rsidRDefault="00F63DDB" w:rsidP="0070276A">
            <w:pPr>
              <w:rPr>
                <w:rFonts w:asciiTheme="minorHAnsi" w:hAnsiTheme="minorHAnsi" w:cstheme="minorHAnsi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India</w:t>
            </w:r>
          </w:p>
        </w:tc>
        <w:tc>
          <w:tcPr>
            <w:tcW w:w="6542" w:type="dxa"/>
            <w:gridSpan w:val="2"/>
          </w:tcPr>
          <w:p w14:paraId="7C714D4E" w14:textId="77777777" w:rsidR="00F63DDB" w:rsidRPr="00BD6D65" w:rsidRDefault="00F63DDB" w:rsidP="00EE436E">
            <w:pPr>
              <w:ind w:firstLine="720"/>
              <w:rPr>
                <w:rFonts w:asciiTheme="minorHAnsi" w:hAnsiTheme="minorHAnsi" w:cstheme="minorHAnsi"/>
                <w:color w:val="4F81BD" w:themeColor="accent1"/>
              </w:rPr>
            </w:pPr>
          </w:p>
        </w:tc>
      </w:tr>
      <w:tr w:rsidR="00F63DDB" w:rsidRPr="00BD6D65" w14:paraId="555781FF" w14:textId="77777777" w:rsidTr="0070276A">
        <w:trPr>
          <w:trHeight w:val="869"/>
        </w:trPr>
        <w:tc>
          <w:tcPr>
            <w:tcW w:w="3239" w:type="dxa"/>
            <w:shd w:val="pct25" w:color="auto" w:fill="auto"/>
          </w:tcPr>
          <w:p w14:paraId="6BD9BB5D" w14:textId="77777777" w:rsidR="00F63DDB" w:rsidRPr="00BD6D65" w:rsidRDefault="00F63DDB" w:rsidP="0070276A">
            <w:pPr>
              <w:tabs>
                <w:tab w:val="left" w:pos="1620"/>
              </w:tabs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Patent Cooperation Treaty (PCT) member countries</w:t>
            </w:r>
          </w:p>
        </w:tc>
        <w:tc>
          <w:tcPr>
            <w:tcW w:w="1766" w:type="dxa"/>
          </w:tcPr>
          <w:p w14:paraId="1AF5BE3F" w14:textId="77777777" w:rsidR="00F63DDB" w:rsidRPr="00BD6D65" w:rsidRDefault="00A55A5A" w:rsidP="0070276A">
            <w:pPr>
              <w:rPr>
                <w:rFonts w:asciiTheme="minorHAnsi" w:hAnsiTheme="minorHAnsi" w:cstheme="minorHAnsi"/>
              </w:rPr>
            </w:pPr>
            <w:r w:rsidRPr="00BD6D65">
              <w:rPr>
                <w:rFonts w:asciiTheme="minorHAnsi" w:hAnsiTheme="minorHAnsi" w:cstheme="minorHAnsi"/>
                <w:noProof/>
              </w:rPr>
            </w:r>
            <w:r w:rsidR="00A55A5A" w:rsidRPr="00BD6D65">
              <w:rPr>
                <w:rFonts w:asciiTheme="minorHAnsi" w:hAnsiTheme="minorHAnsi" w:cstheme="minorHAnsi"/>
                <w:noProof/>
              </w:rPr>
              <w:object w:dxaOrig="1550" w:dyaOrig="99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5pt;height:50pt" o:ole="">
                  <v:imagedata r:id="rId8" o:title=""/>
                </v:shape>
                <o:OLEObject Type="Embed" ProgID="AcroExch.Document.DC" ShapeID="_x0000_i1025" DrawAspect="Icon" ObjectID="_1835799525" r:id="rId9"/>
              </w:object>
            </w:r>
          </w:p>
        </w:tc>
        <w:tc>
          <w:tcPr>
            <w:tcW w:w="4776" w:type="dxa"/>
          </w:tcPr>
          <w:p w14:paraId="60903A19" w14:textId="77777777" w:rsidR="00EE436E" w:rsidRPr="00BD6D65" w:rsidRDefault="00EE436E" w:rsidP="0070276A">
            <w:pPr>
              <w:rPr>
                <w:rFonts w:asciiTheme="minorHAnsi" w:hAnsiTheme="minorHAnsi" w:cstheme="minorHAnsi"/>
              </w:rPr>
            </w:pPr>
          </w:p>
          <w:p w14:paraId="1811A84D" w14:textId="77777777" w:rsidR="00EE436E" w:rsidRPr="00BD6D65" w:rsidRDefault="00EE436E" w:rsidP="00EE436E">
            <w:pPr>
              <w:rPr>
                <w:rFonts w:asciiTheme="minorHAnsi" w:hAnsiTheme="minorHAnsi" w:cstheme="minorHAnsi"/>
              </w:rPr>
            </w:pPr>
          </w:p>
          <w:p w14:paraId="787255EE" w14:textId="77777777" w:rsidR="00F63DDB" w:rsidRPr="00BD6D65" w:rsidRDefault="00EE436E" w:rsidP="00EE436E">
            <w:pPr>
              <w:tabs>
                <w:tab w:val="left" w:pos="1128"/>
              </w:tabs>
              <w:rPr>
                <w:rFonts w:asciiTheme="minorHAnsi" w:hAnsiTheme="minorHAnsi" w:cstheme="minorHAnsi"/>
                <w:color w:val="4F81BD" w:themeColor="accent1"/>
              </w:rPr>
            </w:pPr>
            <w:r w:rsidRPr="00BD6D65">
              <w:rPr>
                <w:rFonts w:asciiTheme="minorHAnsi" w:hAnsiTheme="minorHAnsi" w:cstheme="minorHAnsi"/>
              </w:rPr>
              <w:tab/>
            </w:r>
          </w:p>
        </w:tc>
      </w:tr>
      <w:tr w:rsidR="00F63DDB" w:rsidRPr="00BD6D65" w14:paraId="51A95BC3" w14:textId="77777777" w:rsidTr="0070276A">
        <w:tc>
          <w:tcPr>
            <w:tcW w:w="3239" w:type="dxa"/>
            <w:shd w:val="pct25" w:color="auto" w:fill="auto"/>
          </w:tcPr>
          <w:p w14:paraId="1922FB1E" w14:textId="77777777" w:rsidR="00F63DDB" w:rsidRPr="00BD6D65" w:rsidRDefault="00F63DDB" w:rsidP="0070276A">
            <w:pPr>
              <w:tabs>
                <w:tab w:val="left" w:pos="1620"/>
              </w:tabs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BD6D65">
              <w:rPr>
                <w:rFonts w:asciiTheme="minorHAnsi" w:hAnsiTheme="minorHAnsi" w:cstheme="minorHAnsi"/>
                <w:sz w:val="22"/>
                <w:szCs w:val="22"/>
              </w:rPr>
              <w:t>Individual foreign countries, please indicate the names</w:t>
            </w:r>
          </w:p>
        </w:tc>
        <w:tc>
          <w:tcPr>
            <w:tcW w:w="6542" w:type="dxa"/>
            <w:gridSpan w:val="2"/>
          </w:tcPr>
          <w:p w14:paraId="6E085B74" w14:textId="77777777" w:rsidR="00F63DDB" w:rsidRPr="00BD6D65" w:rsidRDefault="004E5765" w:rsidP="0070276A">
            <w:pPr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</w:pP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If there are any countries which are not include in the attached </w:t>
            </w:r>
            <w:r w:rsidR="00EE436E"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PCT Member Countries </w:t>
            </w:r>
            <w:r w:rsidRPr="00BD6D65">
              <w:rPr>
                <w:rFonts w:asciiTheme="minorHAnsi" w:hAnsiTheme="minorHAnsi" w:cstheme="minorHAnsi"/>
                <w:color w:val="4F81BD" w:themeColor="accent1"/>
                <w:sz w:val="22"/>
                <w:szCs w:val="22"/>
              </w:rPr>
              <w:t xml:space="preserve">list, please indicate here. </w:t>
            </w:r>
          </w:p>
        </w:tc>
      </w:tr>
    </w:tbl>
    <w:p w14:paraId="693233F6" w14:textId="77777777" w:rsidR="00F63DDB" w:rsidRPr="00BD6D65" w:rsidRDefault="00F63DDB" w:rsidP="00F63DDB">
      <w:pPr>
        <w:rPr>
          <w:rFonts w:asciiTheme="minorHAnsi" w:hAnsiTheme="minorHAnsi" w:cstheme="minorHAnsi"/>
        </w:rPr>
      </w:pPr>
    </w:p>
    <w:p w14:paraId="46004254" w14:textId="77777777" w:rsidR="00F63DDB" w:rsidRPr="00BD6D65" w:rsidRDefault="00F63DDB" w:rsidP="00F63DDB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BD6D65">
        <w:rPr>
          <w:rFonts w:asciiTheme="minorHAnsi" w:hAnsiTheme="minorHAnsi" w:cstheme="minorHAnsi"/>
          <w:b/>
          <w:szCs w:val="22"/>
        </w:rPr>
        <w:t>Additional information and documentation, if any, may also be provided.</w:t>
      </w:r>
    </w:p>
    <w:p w14:paraId="12FD61D1" w14:textId="77777777" w:rsidR="00F63DDB" w:rsidRPr="00BD6D65" w:rsidRDefault="00F63DDB" w:rsidP="00F63DDB">
      <w:pPr>
        <w:rPr>
          <w:rFonts w:asciiTheme="minorHAnsi" w:hAnsiTheme="minorHAnsi" w:cstheme="minorHAnsi"/>
          <w:sz w:val="22"/>
          <w:szCs w:val="22"/>
        </w:rPr>
      </w:pPr>
    </w:p>
    <w:p w14:paraId="1D9E457A" w14:textId="77777777" w:rsidR="007A0919" w:rsidRPr="00BD6D65" w:rsidRDefault="007A0919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5BDC15C9" w14:textId="77777777" w:rsidR="007A0919" w:rsidRPr="00BD6D65" w:rsidRDefault="007A0919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53CB044" w14:textId="77777777" w:rsidR="00087FCD" w:rsidRPr="00BD6D65" w:rsidRDefault="00087FCD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2442D7ED" w14:textId="77777777" w:rsidR="00087FCD" w:rsidRPr="00BD6D65" w:rsidRDefault="00087FCD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36273EB" w14:textId="77777777" w:rsidR="00EF3DC8" w:rsidRPr="00BD6D65" w:rsidRDefault="00EF3DC8" w:rsidP="00C452CF">
      <w:pPr>
        <w:rPr>
          <w:ins w:id="0" w:author="Khaitan &amp; Co" w:date="2016-08-20T17:04:00Z"/>
          <w:rFonts w:asciiTheme="minorHAnsi" w:hAnsiTheme="minorHAnsi" w:cstheme="minorHAnsi"/>
          <w:b/>
          <w:color w:val="000000"/>
          <w:sz w:val="22"/>
          <w:szCs w:val="22"/>
        </w:rPr>
      </w:pPr>
      <w:ins w:id="1" w:author="Khaitan &amp; Co" w:date="2016-08-20T17:04:00Z">
        <w:r w:rsidRPr="00BD6D65">
          <w:rPr>
            <w:rFonts w:asciiTheme="minorHAnsi" w:hAnsiTheme="minorHAnsi" w:cstheme="minorHAnsi"/>
            <w:b/>
            <w:color w:val="000000"/>
            <w:sz w:val="22"/>
            <w:szCs w:val="22"/>
          </w:rPr>
          <w:br w:type="page"/>
        </w:r>
      </w:ins>
    </w:p>
    <w:p w14:paraId="6305C986" w14:textId="77777777" w:rsidR="00C452CF" w:rsidRPr="00BD6D65" w:rsidRDefault="00C452CF" w:rsidP="00C452CF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010FAA2" w14:textId="77777777" w:rsidR="00C452CF" w:rsidRPr="00BD6D65" w:rsidRDefault="00C452CF" w:rsidP="00C452CF">
      <w:pPr>
        <w:jc w:val="center"/>
        <w:rPr>
          <w:rFonts w:asciiTheme="minorHAnsi" w:hAnsiTheme="minorHAnsi" w:cstheme="minorHAnsi"/>
          <w:b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b/>
          <w:color w:val="000000"/>
          <w:sz w:val="22"/>
          <w:szCs w:val="22"/>
        </w:rPr>
        <w:t>CRITERIA FOR START UP</w:t>
      </w:r>
    </w:p>
    <w:p w14:paraId="566C1AB4" w14:textId="77777777" w:rsidR="00C452CF" w:rsidRPr="00BD6D65" w:rsidRDefault="00C452CF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0C493CFE" w14:textId="77777777" w:rsidR="00C452CF" w:rsidRPr="00BD6D65" w:rsidRDefault="00C452CF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70B58854" w14:textId="77777777" w:rsidR="00C452CF" w:rsidRPr="00BD6D65" w:rsidRDefault="00C452CF" w:rsidP="00C452CF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  <w:lang w:val="en-GB"/>
        </w:rPr>
        <w:t>The criteria for claiming ‘start-up’ status is as follows:</w:t>
      </w:r>
    </w:p>
    <w:p w14:paraId="7F3BF739" w14:textId="77777777" w:rsidR="00C452CF" w:rsidRPr="00BD6D65" w:rsidRDefault="00C452CF" w:rsidP="00C452CF">
      <w:pPr>
        <w:jc w:val="both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</w:p>
    <w:p w14:paraId="3A883786" w14:textId="77777777" w:rsidR="00C452CF" w:rsidRPr="00BD6D65" w:rsidRDefault="00C452CF" w:rsidP="00C452CF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  <w:lang w:val="en-GB"/>
        </w:rPr>
        <w:t>More than 5 years have not lapsed from date of incorporation / registration;</w:t>
      </w:r>
    </w:p>
    <w:p w14:paraId="16C6E63A" w14:textId="77777777" w:rsidR="00C452CF" w:rsidRPr="00BD6D65" w:rsidRDefault="00C452CF" w:rsidP="00C452CF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  <w:lang w:val="en-GB"/>
        </w:rPr>
        <w:t>Turnover for any of the 5 financial years has not exceeded 25 crores; and</w:t>
      </w:r>
    </w:p>
    <w:p w14:paraId="677AEAAD" w14:textId="77777777" w:rsidR="00C452CF" w:rsidRPr="00BD6D65" w:rsidRDefault="00C452CF" w:rsidP="00C452CF">
      <w:pPr>
        <w:numPr>
          <w:ilvl w:val="0"/>
          <w:numId w:val="3"/>
        </w:numPr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  <w:lang w:val="en-GB"/>
        </w:rPr>
        <w:t>It is working towards development and commercialisation of  a new product/service/process</w:t>
      </w:r>
    </w:p>
    <w:p w14:paraId="7189E41C" w14:textId="77777777" w:rsidR="00C452CF" w:rsidRPr="00BD6D65" w:rsidRDefault="00C452CF" w:rsidP="00C452CF">
      <w:pPr>
        <w:jc w:val="both"/>
        <w:rPr>
          <w:rFonts w:asciiTheme="minorHAnsi" w:eastAsiaTheme="minorHAnsi" w:hAnsiTheme="minorHAnsi" w:cstheme="minorHAnsi"/>
          <w:color w:val="000000"/>
          <w:sz w:val="22"/>
          <w:szCs w:val="22"/>
          <w:lang w:val="en-GB"/>
        </w:rPr>
      </w:pPr>
    </w:p>
    <w:p w14:paraId="5200EA46" w14:textId="77777777" w:rsidR="00C452CF" w:rsidRPr="00BD6D65" w:rsidRDefault="00C452CF" w:rsidP="00C452CF">
      <w:pPr>
        <w:jc w:val="both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  <w:lang w:val="en-IN"/>
        </w:rPr>
        <w:t>A start-up can be a private limited company, a registered partnership firm or a limited liability partnership.</w:t>
      </w:r>
    </w:p>
    <w:p w14:paraId="0828730C" w14:textId="77777777" w:rsidR="00C452CF" w:rsidRPr="00BD6D65" w:rsidRDefault="00C452CF" w:rsidP="00C452CF">
      <w:pPr>
        <w:jc w:val="both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</w:p>
    <w:p w14:paraId="12D25141" w14:textId="77777777" w:rsidR="00C452CF" w:rsidRPr="00BD6D65" w:rsidRDefault="00C452CF" w:rsidP="00C452CF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sz w:val="22"/>
          <w:szCs w:val="22"/>
        </w:rPr>
        <w:t>Please note that documentary evidence will have to be filed in case the Applicant wishes to claim the ‘start up’ status.</w:t>
      </w:r>
    </w:p>
    <w:p w14:paraId="2983DF70" w14:textId="77777777" w:rsidR="00C452CF" w:rsidRPr="00BD6D65" w:rsidRDefault="00C452CF" w:rsidP="00C452CF">
      <w:pPr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</w:p>
    <w:p w14:paraId="431FA7B3" w14:textId="77777777" w:rsidR="00C452CF" w:rsidRPr="00BD6D65" w:rsidRDefault="00C452CF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07159F7" w14:textId="77777777" w:rsidR="00C452CF" w:rsidRPr="00BD6D65" w:rsidRDefault="00C452CF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07952DB4" w14:textId="77777777" w:rsidR="00C452CF" w:rsidRPr="00BD6D65" w:rsidRDefault="00C452CF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0107051F" w14:textId="77777777" w:rsidR="00C452CF" w:rsidRPr="00BD6D65" w:rsidRDefault="00C452CF" w:rsidP="00F63DDB">
      <w:pP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055C289E" w14:textId="77777777" w:rsidR="00F63DDB" w:rsidRPr="00BD6D65" w:rsidRDefault="00F07564" w:rsidP="00F63DDB">
      <w:pPr>
        <w:jc w:val="center"/>
        <w:rPr>
          <w:rFonts w:asciiTheme="minorHAnsi" w:hAnsiTheme="minorHAnsi" w:cstheme="minorHAnsi"/>
          <w:b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b/>
          <w:color w:val="000000"/>
          <w:sz w:val="22"/>
          <w:szCs w:val="22"/>
        </w:rPr>
        <w:t>CRITERIA FOR SMALL ENTITY</w:t>
      </w:r>
    </w:p>
    <w:p w14:paraId="3B8EEB46" w14:textId="77777777" w:rsidR="00F63DDB" w:rsidRPr="00BD6D65" w:rsidRDefault="00F63DDB" w:rsidP="00F63DDB">
      <w:pPr>
        <w:jc w:val="center"/>
        <w:rPr>
          <w:rFonts w:asciiTheme="minorHAnsi" w:hAnsiTheme="minorHAnsi" w:cstheme="minorHAnsi"/>
          <w:b/>
          <w:sz w:val="22"/>
          <w:szCs w:val="22"/>
          <w:lang w:val="en-IN"/>
        </w:rPr>
      </w:pPr>
    </w:p>
    <w:p w14:paraId="74E4B268" w14:textId="77777777" w:rsidR="00F63DDB" w:rsidRPr="00BD6D65" w:rsidRDefault="00F63DDB" w:rsidP="00F63DDB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</w:rPr>
        <w:t xml:space="preserve">The criteria </w:t>
      </w:r>
      <w:r w:rsidR="0008654C" w:rsidRPr="00BD6D65">
        <w:rPr>
          <w:rFonts w:asciiTheme="minorHAnsi" w:hAnsiTheme="minorHAnsi" w:cstheme="minorHAnsi"/>
          <w:color w:val="000000"/>
          <w:sz w:val="22"/>
          <w:szCs w:val="22"/>
        </w:rPr>
        <w:t>to claim</w:t>
      </w:r>
      <w:r w:rsidRPr="00BD6D65">
        <w:rPr>
          <w:rFonts w:asciiTheme="minorHAnsi" w:hAnsiTheme="minorHAnsi" w:cstheme="minorHAnsi"/>
          <w:color w:val="000000"/>
          <w:sz w:val="22"/>
          <w:szCs w:val="22"/>
        </w:rPr>
        <w:t xml:space="preserve"> “small entity” </w:t>
      </w:r>
      <w:r w:rsidR="0008654C" w:rsidRPr="00BD6D65">
        <w:rPr>
          <w:rFonts w:asciiTheme="minorHAnsi" w:hAnsiTheme="minorHAnsi" w:cstheme="minorHAnsi"/>
          <w:color w:val="000000"/>
          <w:sz w:val="22"/>
          <w:szCs w:val="22"/>
        </w:rPr>
        <w:t>is</w:t>
      </w:r>
      <w:r w:rsidRPr="00BD6D65">
        <w:rPr>
          <w:rFonts w:asciiTheme="minorHAnsi" w:hAnsiTheme="minorHAnsi" w:cstheme="minorHAnsi"/>
          <w:color w:val="000000"/>
          <w:sz w:val="22"/>
          <w:szCs w:val="22"/>
        </w:rPr>
        <w:t xml:space="preserve"> as follows:</w:t>
      </w:r>
    </w:p>
    <w:p w14:paraId="049D3D71" w14:textId="77777777" w:rsidR="00F63DDB" w:rsidRPr="00BD6D65" w:rsidRDefault="00F63DDB" w:rsidP="00F63DDB">
      <w:pPr>
        <w:jc w:val="center"/>
        <w:rPr>
          <w:rFonts w:asciiTheme="minorHAnsi" w:hAnsiTheme="minorHAnsi" w:cstheme="minorHAnsi"/>
          <w:b/>
          <w:sz w:val="22"/>
          <w:szCs w:val="22"/>
          <w:lang w:val="en-IN"/>
        </w:rPr>
      </w:pPr>
    </w:p>
    <w:p w14:paraId="1F4ABCB1" w14:textId="77777777" w:rsidR="00F63DDB" w:rsidRPr="00BD6D65" w:rsidRDefault="00F63DDB" w:rsidP="00F63DDB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</w:rPr>
        <w:t xml:space="preserve">in case of an enterprise engaged in the manufacture or production of goods, where the investment in plant and machinery does not exceed INR 10 crores; and </w:t>
      </w:r>
    </w:p>
    <w:p w14:paraId="1135A553" w14:textId="77777777" w:rsidR="00F63DDB" w:rsidRPr="00BD6D65" w:rsidRDefault="00F63DDB" w:rsidP="00F63DDB">
      <w:pPr>
        <w:ind w:left="720"/>
        <w:jc w:val="both"/>
        <w:rPr>
          <w:rFonts w:asciiTheme="minorHAnsi" w:eastAsiaTheme="minorHAnsi" w:hAnsiTheme="minorHAnsi" w:cstheme="minorHAnsi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52141E85" w14:textId="77777777" w:rsidR="00F63DDB" w:rsidRPr="00BD6D65" w:rsidRDefault="00F63DDB" w:rsidP="00F63DDB">
      <w:pPr>
        <w:numPr>
          <w:ilvl w:val="0"/>
          <w:numId w:val="1"/>
        </w:numPr>
        <w:jc w:val="both"/>
        <w:rPr>
          <w:rFonts w:asciiTheme="minorHAnsi" w:hAnsiTheme="minorHAnsi" w:cstheme="minorHAnsi"/>
          <w:color w:val="000000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</w:rPr>
        <w:t>in case of an enterprise engaged in providing or rendering of services, where the investment in equipment is not more than INR 5</w:t>
      </w:r>
      <w:r w:rsidR="00E651EC" w:rsidRPr="00BD6D65">
        <w:rPr>
          <w:rFonts w:asciiTheme="minorHAnsi" w:hAnsiTheme="minorHAnsi" w:cstheme="minorHAnsi"/>
          <w:color w:val="000000"/>
          <w:sz w:val="22"/>
          <w:szCs w:val="22"/>
        </w:rPr>
        <w:t xml:space="preserve"> crores</w:t>
      </w:r>
      <w:r w:rsidRPr="00BD6D65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68E3A516" w14:textId="77777777" w:rsidR="00F63DDB" w:rsidRPr="00BD6D65" w:rsidRDefault="00F63DDB" w:rsidP="00F63DDB">
      <w:pPr>
        <w:pStyle w:val="ListParagraph"/>
        <w:rPr>
          <w:rFonts w:asciiTheme="minorHAnsi" w:eastAsiaTheme="minorHAnsi" w:hAnsiTheme="minorHAnsi" w:cstheme="minorHAnsi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004135DB" w14:textId="77777777" w:rsidR="00F63DDB" w:rsidRPr="00BD6D65" w:rsidRDefault="00F63DDB" w:rsidP="00F63DDB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sz w:val="22"/>
          <w:szCs w:val="22"/>
        </w:rPr>
        <w:t>Please note that documentary evidence will have to be filed in case the Applicant wishes to claim the ‘small entity’ status.</w:t>
      </w:r>
    </w:p>
    <w:p w14:paraId="60BBC582" w14:textId="77777777" w:rsidR="00F63DDB" w:rsidRPr="00BD6D65" w:rsidRDefault="00F63DDB" w:rsidP="00F63DDB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D6D65">
        <w:rPr>
          <w:rFonts w:asciiTheme="minorHAnsi" w:hAnsiTheme="minorHAnsi" w:cstheme="minorHAnsi"/>
          <w:sz w:val="22"/>
          <w:szCs w:val="22"/>
        </w:rPr>
        <w:t> </w:t>
      </w:r>
    </w:p>
    <w:p w14:paraId="1E94F9DA" w14:textId="77777777" w:rsidR="00F63DDB" w:rsidRPr="00BD6D65" w:rsidRDefault="00F63DDB" w:rsidP="00F63DDB">
      <w:pPr>
        <w:tabs>
          <w:tab w:val="left" w:pos="1620"/>
        </w:tabs>
        <w:spacing w:line="360" w:lineRule="auto"/>
        <w:ind w:left="1512"/>
        <w:jc w:val="both"/>
        <w:rPr>
          <w:rFonts w:asciiTheme="minorHAnsi" w:hAnsiTheme="minorHAnsi" w:cstheme="minorHAnsi"/>
          <w:sz w:val="22"/>
          <w:szCs w:val="22"/>
        </w:rPr>
      </w:pPr>
    </w:p>
    <w:p w14:paraId="5441D817" w14:textId="77777777" w:rsidR="00F63DDB" w:rsidRPr="00BD6D65" w:rsidRDefault="00F63DDB" w:rsidP="00F63DDB">
      <w:pPr>
        <w:tabs>
          <w:tab w:val="left" w:pos="1620"/>
        </w:tabs>
        <w:spacing w:line="360" w:lineRule="auto"/>
        <w:ind w:left="1512"/>
        <w:jc w:val="both"/>
        <w:rPr>
          <w:rFonts w:asciiTheme="minorHAnsi" w:hAnsiTheme="minorHAnsi" w:cstheme="minorHAnsi"/>
          <w:sz w:val="22"/>
          <w:szCs w:val="22"/>
        </w:rPr>
      </w:pPr>
    </w:p>
    <w:p w14:paraId="7D0BD786" w14:textId="77777777" w:rsidR="00C452CF" w:rsidRPr="00BD6D65" w:rsidRDefault="00C452CF" w:rsidP="00F63DDB">
      <w:pPr>
        <w:tabs>
          <w:tab w:val="left" w:pos="1620"/>
        </w:tabs>
        <w:spacing w:line="360" w:lineRule="auto"/>
        <w:ind w:left="1512"/>
        <w:jc w:val="both"/>
        <w:rPr>
          <w:rFonts w:asciiTheme="minorHAnsi" w:hAnsiTheme="minorHAnsi" w:cstheme="minorHAnsi"/>
          <w:sz w:val="22"/>
          <w:szCs w:val="22"/>
        </w:rPr>
      </w:pPr>
    </w:p>
    <w:p w14:paraId="4A582278" w14:textId="77777777" w:rsidR="0071322B" w:rsidRPr="00BD6D65" w:rsidRDefault="0071322B">
      <w:pPr>
        <w:rPr>
          <w:rFonts w:asciiTheme="minorHAnsi" w:hAnsiTheme="minorHAnsi" w:cstheme="minorHAnsi"/>
        </w:rPr>
      </w:pPr>
    </w:p>
    <w:sectPr w:rsidR="0071322B" w:rsidRPr="00BD6D65" w:rsidSect="00C46C36">
      <w:headerReference w:type="default" r:id="rId10"/>
      <w:footerReference w:type="even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4CCCE" w14:textId="77777777" w:rsidR="00421B4E" w:rsidRDefault="00421B4E">
      <w:r>
        <w:separator/>
      </w:r>
    </w:p>
  </w:endnote>
  <w:endnote w:type="continuationSeparator" w:id="0">
    <w:p w14:paraId="324D196D" w14:textId="77777777" w:rsidR="00421B4E" w:rsidRDefault="00421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F559" w14:textId="77777777" w:rsidR="00EF0BD6" w:rsidRDefault="00F63D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221646" w14:textId="77777777" w:rsidR="00EF0BD6" w:rsidRDefault="00EF0B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025AD" w14:textId="77777777" w:rsidR="00EF0BD6" w:rsidRDefault="00F63DD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A3642">
      <w:rPr>
        <w:rStyle w:val="PageNumber"/>
        <w:noProof/>
      </w:rPr>
      <w:t>5</w:t>
    </w:r>
    <w:r>
      <w:rPr>
        <w:rStyle w:val="PageNumber"/>
      </w:rPr>
      <w:fldChar w:fldCharType="end"/>
    </w:r>
  </w:p>
  <w:p w14:paraId="638218AA" w14:textId="77777777" w:rsidR="00EF0BD6" w:rsidRDefault="00EF0B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78FA" w14:textId="77777777" w:rsidR="00421B4E" w:rsidRDefault="00421B4E">
      <w:r>
        <w:separator/>
      </w:r>
    </w:p>
  </w:footnote>
  <w:footnote w:type="continuationSeparator" w:id="0">
    <w:p w14:paraId="50FCEFB5" w14:textId="77777777" w:rsidR="00421B4E" w:rsidRDefault="00421B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02B8" w14:textId="77777777" w:rsidR="00EF0BD6" w:rsidRDefault="00EF0BD6">
    <w:pPr>
      <w:pStyle w:val="Header"/>
      <w:jc w:val="right"/>
    </w:pPr>
  </w:p>
  <w:p w14:paraId="571F32F8" w14:textId="77777777" w:rsidR="00EF0BD6" w:rsidRDefault="00EF0B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CE1"/>
    <w:multiLevelType w:val="hybridMultilevel"/>
    <w:tmpl w:val="B8C0563E"/>
    <w:lvl w:ilvl="0" w:tplc="0932387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82E9A"/>
    <w:multiLevelType w:val="hybridMultilevel"/>
    <w:tmpl w:val="20CA5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0886025">
    <w:abstractNumId w:val="1"/>
  </w:num>
  <w:num w:numId="2" w16cid:durableId="647903432">
    <w:abstractNumId w:val="0"/>
  </w:num>
  <w:num w:numId="3" w16cid:durableId="12754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DDB"/>
    <w:rsid w:val="00032B61"/>
    <w:rsid w:val="0008654C"/>
    <w:rsid w:val="00087FCD"/>
    <w:rsid w:val="000D3F35"/>
    <w:rsid w:val="00151657"/>
    <w:rsid w:val="001C4044"/>
    <w:rsid w:val="002B5EB1"/>
    <w:rsid w:val="00421B4E"/>
    <w:rsid w:val="004D1815"/>
    <w:rsid w:val="004E5765"/>
    <w:rsid w:val="00572C1C"/>
    <w:rsid w:val="00582B90"/>
    <w:rsid w:val="005C2838"/>
    <w:rsid w:val="005F561E"/>
    <w:rsid w:val="0071322B"/>
    <w:rsid w:val="007A0919"/>
    <w:rsid w:val="00921737"/>
    <w:rsid w:val="00930379"/>
    <w:rsid w:val="0099725C"/>
    <w:rsid w:val="00A10DD5"/>
    <w:rsid w:val="00A55A5A"/>
    <w:rsid w:val="00AE02FA"/>
    <w:rsid w:val="00B917C7"/>
    <w:rsid w:val="00BD6D65"/>
    <w:rsid w:val="00BF046B"/>
    <w:rsid w:val="00C452CF"/>
    <w:rsid w:val="00C508BB"/>
    <w:rsid w:val="00CA3642"/>
    <w:rsid w:val="00CC6231"/>
    <w:rsid w:val="00CF59B0"/>
    <w:rsid w:val="00CF6328"/>
    <w:rsid w:val="00DB189B"/>
    <w:rsid w:val="00E01266"/>
    <w:rsid w:val="00E651EC"/>
    <w:rsid w:val="00EC6C36"/>
    <w:rsid w:val="00EE436E"/>
    <w:rsid w:val="00EF0BD6"/>
    <w:rsid w:val="00EF3DC8"/>
    <w:rsid w:val="00F07564"/>
    <w:rsid w:val="00F6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CB6FF2"/>
  <w15:docId w15:val="{9B39DF46-314D-4B08-A290-D3B1BFD5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D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63DDB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3DD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Footer">
    <w:name w:val="footer"/>
    <w:basedOn w:val="Normal"/>
    <w:link w:val="FooterChar"/>
    <w:semiHidden/>
    <w:rsid w:val="00F63DD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F63DD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semiHidden/>
    <w:rsid w:val="00F63DDB"/>
  </w:style>
  <w:style w:type="paragraph" w:styleId="Header">
    <w:name w:val="header"/>
    <w:basedOn w:val="Normal"/>
    <w:link w:val="HeaderChar"/>
    <w:semiHidden/>
    <w:rsid w:val="00F63D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F63D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63DDB"/>
    <w:pPr>
      <w:ind w:left="720"/>
      <w:contextualSpacing/>
    </w:pPr>
  </w:style>
  <w:style w:type="table" w:styleId="TableGrid">
    <w:name w:val="Table Grid"/>
    <w:basedOn w:val="TableNormal"/>
    <w:uiPriority w:val="59"/>
    <w:rsid w:val="00F63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2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oleObject" Target="embeddings/oleObject1.bin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6BF182-7D39-45A0-81B2-6076D98EB65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Khaitan &amp; Co</dc:creator>
  <cp:lastModifiedBy>vanshika07sohal@gmail.com</cp:lastModifiedBy>
  <cp:revision>2</cp:revision>
  <dcterms:created xsi:type="dcterms:W3CDTF">2026-03-23T14:02:00Z</dcterms:created>
  <dcterms:modified xsi:type="dcterms:W3CDTF">2026-03-23T14:02:00Z</dcterms:modified>
</cp:coreProperties>
</file>